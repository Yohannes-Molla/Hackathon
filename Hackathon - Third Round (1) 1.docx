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xmlns:wp14="http://schemas.microsoft.com/office/word/2010/wordml" w:rsidP="7F80E25D" wp14:paraId="4995BB6F" wp14:textId="1598FA98">
      <w:pPr>
        <w:pStyle w:val="Heading1"/>
        <w:spacing w:before="322" w:beforeAutospacing="off" w:after="322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National Hackathon Challenge</w:t>
      </w:r>
    </w:p>
    <w:p xmlns:wp14="http://schemas.microsoft.com/office/word/2010/wordml" w:rsidP="7F80E25D" wp14:paraId="5563C444" wp14:textId="6C2E83F7">
      <w:pPr>
        <w:pStyle w:val="Heading2"/>
      </w:pPr>
      <w:r w:rsidRPr="230ADBEE" w:rsidR="144D4FDD">
        <w:rPr>
          <w:noProof w:val="0"/>
          <w:lang w:val="en-US"/>
        </w:rPr>
        <w:t xml:space="preserve">Building Intelligent </w:t>
      </w:r>
      <w:ins w:author="Yodit  Teshome" w:date="2026-02-27T12:04:11.034Z" w16du:dateUtc="2026-02-27T12:04:11.034Z" w:id="194431064">
        <w:r w:rsidRPr="230ADBEE" w:rsidR="451C6768">
          <w:rPr>
            <w:noProof w:val="0"/>
            <w:lang w:val="en-US"/>
          </w:rPr>
          <w:t xml:space="preserve"> </w:t>
        </w:r>
      </w:ins>
      <w:r w:rsidRPr="230ADBEE" w:rsidR="144D4FDD">
        <w:rPr>
          <w:noProof w:val="0"/>
          <w:lang w:val="en-US"/>
        </w:rPr>
        <w:t xml:space="preserve">Financial Infrastructure: AI-Driven </w:t>
      </w:r>
      <w:r w:rsidRPr="230ADBEE" w:rsidR="144D4FDD">
        <w:rPr>
          <w:noProof w:val="0"/>
          <w:lang w:val="en-US"/>
        </w:rPr>
        <w:t>eKYC</w:t>
      </w:r>
      <w:r w:rsidRPr="230ADBEE" w:rsidR="144D4FDD">
        <w:rPr>
          <w:noProof w:val="0"/>
          <w:lang w:val="en-US"/>
        </w:rPr>
        <w:t>, Digital Identity, SSO &amp; Card-Based Trust Systems</w:t>
      </w:r>
    </w:p>
    <w:p xmlns:wp14="http://schemas.microsoft.com/office/word/2010/wordml" w:rsidP="7F80E25D" wp14:paraId="49594E63" wp14:textId="27630048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Domain:</w:t>
      </w: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Financial Infrastructure | AI | Digital Identity | Secure Payments | Authentication</w:t>
      </w:r>
      <w:r>
        <w:br/>
      </w: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F80E25D" w:rsidR="5DF7D9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 Focus:</w:t>
      </w: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Financial Service Providers, FinTech Infrastructure, Payment Networks</w:t>
      </w:r>
    </w:p>
    <w:p xmlns:wp14="http://schemas.microsoft.com/office/word/2010/wordml" w:rsidP="7F80E25D" wp14:paraId="3F1E8F47" wp14:textId="203BE597">
      <w:pPr>
        <w:pStyle w:val="Heading2"/>
        <w:spacing w:before="299" w:beforeAutospacing="off" w:after="299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Vision</w:t>
      </w:r>
    </w:p>
    <w:p xmlns:wp14="http://schemas.microsoft.com/office/word/2010/wordml" w:rsidP="7F80E25D" wp14:paraId="59C15BDB" wp14:textId="7B9769B7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The next generation of financial infrastructure requires:</w:t>
      </w:r>
    </w:p>
    <w:p xmlns:wp14="http://schemas.microsoft.com/office/word/2010/wordml" w:rsidP="7F80E25D" wp14:paraId="60042D44" wp14:textId="0A6175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Trusted digital identity</w:t>
      </w:r>
    </w:p>
    <w:p xmlns:wp14="http://schemas.microsoft.com/office/word/2010/wordml" w:rsidP="7F80E25D" wp14:paraId="6BFF9EB6" wp14:textId="0C302B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Secure biometric authentication</w:t>
      </w:r>
    </w:p>
    <w:p xmlns:wp14="http://schemas.microsoft.com/office/word/2010/wordml" w:rsidP="7F80E25D" wp14:paraId="7D9222C2" wp14:textId="5BB2E3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Federated Single Sign-On (SSO)</w:t>
      </w:r>
    </w:p>
    <w:p xmlns:wp14="http://schemas.microsoft.com/office/word/2010/wordml" w:rsidP="7F80E25D" wp14:paraId="4E392D88" wp14:textId="1ABA39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Portable eKYC</w:t>
      </w:r>
    </w:p>
    <w:p xmlns:wp14="http://schemas.microsoft.com/office/word/2010/wordml" w:rsidP="7F80E25D" wp14:paraId="7DCFB683" wp14:textId="6CF663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Card-linked identity capable of performing transactions</w:t>
      </w:r>
    </w:p>
    <w:p xmlns:wp14="http://schemas.microsoft.com/office/word/2010/wordml" w:rsidP="7F80E25D" wp14:paraId="43C0D00D" wp14:textId="7051B833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This hackathon challenges participants to build:</w:t>
      </w:r>
    </w:p>
    <w:p xmlns:wp14="http://schemas.microsoft.com/office/word/2010/wordml" w:rsidP="7F80E25D" wp14:paraId="51E8711A" wp14:textId="3198C8B9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 unified Intelligent Identity &amp; Transaction Infrastructure Layer powering onboarding, authentication, and secure financial transactions.</w:t>
      </w:r>
    </w:p>
    <w:p xmlns:wp14="http://schemas.microsoft.com/office/word/2010/wordml" w:rsidP="7F80E25D" wp14:paraId="6E490B08" wp14:textId="51B7AB0A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Solutions should be deployable across emerging and global markets and relevant for infrastructure innovators such as Kifiya, as well as global networks like Visa and Mastercard.</w:t>
      </w:r>
    </w:p>
    <w:p xmlns:wp14="http://schemas.microsoft.com/office/word/2010/wordml" wp14:paraId="5FDAD357" wp14:textId="5CFA91E3"/>
    <w:p xmlns:wp14="http://schemas.microsoft.com/office/word/2010/wordml" w:rsidP="7F80E25D" wp14:paraId="13302F2F" wp14:textId="16BA2CD6">
      <w:pPr>
        <w:pStyle w:val="Heading1"/>
        <w:spacing w:before="322" w:beforeAutospacing="off" w:after="322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Core Challenge Areas</w:t>
      </w:r>
    </w:p>
    <w:p xmlns:wp14="http://schemas.microsoft.com/office/word/2010/wordml" w:rsidP="7F80E25D" wp14:paraId="0176AB50" wp14:textId="01E487E9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Teams may build modular components or a full-stack integrated system.</w:t>
      </w:r>
    </w:p>
    <w:p xmlns:wp14="http://schemas.microsoft.com/office/word/2010/wordml" w:rsidP="7F80E25D" wp14:paraId="2A8F9725" wp14:textId="7EFE193D">
      <w:pPr>
        <w:pStyle w:val="Heading2"/>
        <w:spacing w:before="299" w:beforeAutospacing="off" w:after="299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A. AI-Driven Biometric Verification</w:t>
      </w:r>
    </w:p>
    <w:p xmlns:wp14="http://schemas.microsoft.com/office/word/2010/wordml" w:rsidP="7F80E25D" wp14:paraId="552F1386" wp14:textId="4DEC97EA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Build biometric authentication systems that support:</w:t>
      </w:r>
    </w:p>
    <w:p xmlns:wp14="http://schemas.microsoft.com/office/word/2010/wordml" w:rsidP="7F80E25D" wp14:paraId="766C28B3" wp14:textId="7C9A60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Face recognition with liveness detection</w:t>
      </w:r>
    </w:p>
    <w:p xmlns:wp14="http://schemas.microsoft.com/office/word/2010/wordml" w:rsidP="7F80E25D" wp14:paraId="018756F7" wp14:textId="38ED18A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Deepfake and spoofing detection</w:t>
      </w:r>
    </w:p>
    <w:p xmlns:wp14="http://schemas.microsoft.com/office/word/2010/wordml" w:rsidP="7F80E25D" wp14:paraId="35DF4B5A" wp14:textId="47E433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Voice biometrics (optional)</w:t>
      </w:r>
    </w:p>
    <w:p xmlns:wp14="http://schemas.microsoft.com/office/word/2010/wordml" w:rsidP="7F80E25D" wp14:paraId="4A999B42" wp14:textId="17D6D8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Risk-triggered biometric step-up authentication</w:t>
      </w:r>
    </w:p>
    <w:p xmlns:wp14="http://schemas.microsoft.com/office/word/2010/wordml" w:rsidP="7F80E25D" wp14:paraId="22300513" wp14:textId="75F182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Fairness and bias mitigation</w:t>
      </w:r>
    </w:p>
    <w:p xmlns:wp14="http://schemas.microsoft.com/office/word/2010/wordml" w:rsidP="7F80E25D" wp14:paraId="35554AA9" wp14:textId="0538E429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Bonus:</w:t>
      </w:r>
    </w:p>
    <w:p xmlns:wp14="http://schemas.microsoft.com/office/word/2010/wordml" w:rsidP="7F80E25D" wp14:paraId="75229B8F" wp14:textId="308212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Encrypted biometric templates</w:t>
      </w:r>
    </w:p>
    <w:p xmlns:wp14="http://schemas.microsoft.com/office/word/2010/wordml" w:rsidP="7F80E25D" wp14:paraId="643C38E6" wp14:textId="1888FFD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Edge-device processing</w:t>
      </w:r>
    </w:p>
    <w:p xmlns:wp14="http://schemas.microsoft.com/office/word/2010/wordml" w:rsidP="7F80E25D" wp14:paraId="130DCB47" wp14:textId="3702B677">
      <w:pPr>
        <w:pStyle w:val="Heading2"/>
        <w:spacing w:before="299" w:beforeAutospacing="off" w:after="299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B. Intelligent eKYC Orchestration Engine</w:t>
      </w:r>
    </w:p>
    <w:p xmlns:wp14="http://schemas.microsoft.com/office/word/2010/wordml" w:rsidP="7F80E25D" wp14:paraId="371D6A10" wp14:textId="2DD68775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Design an AI-powered onboarding system that:</w:t>
      </w:r>
    </w:p>
    <w:p xmlns:wp14="http://schemas.microsoft.com/office/word/2010/wordml" w:rsidP="7F80E25D" wp14:paraId="364B258C" wp14:textId="54FE137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Aggregates multiple data sources</w:t>
      </w:r>
    </w:p>
    <w:p xmlns:wp14="http://schemas.microsoft.com/office/word/2010/wordml" w:rsidP="7F80E25D" wp14:paraId="5BC8C256" wp14:textId="0BFCF60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Automates document verification (OCR + NLP)</w:t>
      </w:r>
    </w:p>
    <w:p xmlns:wp14="http://schemas.microsoft.com/office/word/2010/wordml" w:rsidP="7F80E25D" wp14:paraId="237322D4" wp14:textId="3F49C1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Detects inconsistencies and synthetic identities</w:t>
      </w:r>
    </w:p>
    <w:p xmlns:wp14="http://schemas.microsoft.com/office/word/2010/wordml" w:rsidP="7F80E25D" wp14:paraId="7BADDD97" wp14:textId="197959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Generates reusable digital identity profiles</w:t>
      </w:r>
    </w:p>
    <w:p xmlns:wp14="http://schemas.microsoft.com/office/word/2010/wordml" w:rsidP="7F80E25D" wp14:paraId="5C5CCF58" wp14:textId="6EA842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Provides risk scoring dashboards</w:t>
      </w:r>
    </w:p>
    <w:p xmlns:wp14="http://schemas.microsoft.com/office/word/2010/wordml" w:rsidP="7F80E25D" wp14:paraId="607CAED9" wp14:textId="55EA9893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Bonus:</w:t>
      </w:r>
    </w:p>
    <w:p xmlns:wp14="http://schemas.microsoft.com/office/word/2010/wordml" w:rsidP="7F80E25D" wp14:paraId="6AC80F16" wp14:textId="02D0D40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Cross-institution KYC portability</w:t>
      </w:r>
    </w:p>
    <w:p xmlns:wp14="http://schemas.microsoft.com/office/word/2010/wordml" w:rsidP="7F80E25D" wp14:paraId="5E91E260" wp14:textId="25677D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Regulatory audit automation</w:t>
      </w:r>
    </w:p>
    <w:p xmlns:wp14="http://schemas.microsoft.com/office/word/2010/wordml" w:rsidP="7F80E25D" wp14:paraId="278A548C" wp14:textId="4143F709">
      <w:pPr>
        <w:pStyle w:val="Heading2"/>
        <w:spacing w:before="299" w:beforeAutospacing="off" w:after="299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C. Digital Identity System (Identity-as-a-Service)</w:t>
      </w:r>
    </w:p>
    <w:p xmlns:wp14="http://schemas.microsoft.com/office/word/2010/wordml" w:rsidP="7F80E25D" wp14:paraId="47E62950" wp14:textId="767963C5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Develop a portable digital identity infrastructure that includes:</w:t>
      </w:r>
    </w:p>
    <w:p xmlns:wp14="http://schemas.microsoft.com/office/word/2010/wordml" w:rsidP="7F80E25D" wp14:paraId="2DED0A58" wp14:textId="06DAB3C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Unique identity creation</w:t>
      </w:r>
    </w:p>
    <w:p xmlns:wp14="http://schemas.microsoft.com/office/word/2010/wordml" w:rsidP="7F80E25D" wp14:paraId="1D7E1421" wp14:textId="5B4AB61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Identity lifecycle management</w:t>
      </w:r>
    </w:p>
    <w:p xmlns:wp14="http://schemas.microsoft.com/office/word/2010/wordml" w:rsidP="7F80E25D" wp14:paraId="0AFC7E3A" wp14:textId="04A6E4A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Attribute-based credentials</w:t>
      </w:r>
    </w:p>
    <w:p xmlns:wp14="http://schemas.microsoft.com/office/word/2010/wordml" w:rsidP="7F80E25D" wp14:paraId="0E91F214" wp14:textId="74908C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Selective disclosure mechanisms</w:t>
      </w:r>
    </w:p>
    <w:p xmlns:wp14="http://schemas.microsoft.com/office/word/2010/wordml" w:rsidP="7F80E25D" wp14:paraId="700DC2BF" wp14:textId="7942F13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Secure identity vault</w:t>
      </w:r>
    </w:p>
    <w:p xmlns:wp14="http://schemas.microsoft.com/office/word/2010/wordml" w:rsidP="7F80E25D" wp14:paraId="7186536E" wp14:textId="6EC644E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Identity recovery processes</w:t>
      </w:r>
    </w:p>
    <w:p xmlns:wp14="http://schemas.microsoft.com/office/word/2010/wordml" w:rsidP="7F80E25D" wp14:paraId="08F83147" wp14:textId="07C0CBA1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Optional exploration:</w:t>
      </w:r>
    </w:p>
    <w:p xmlns:wp14="http://schemas.microsoft.com/office/word/2010/wordml" w:rsidP="7F80E25D" wp14:paraId="3DE315FB" wp14:textId="70245A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Decentralized identity</w:t>
      </w:r>
    </w:p>
    <w:p xmlns:wp14="http://schemas.microsoft.com/office/word/2010/wordml" w:rsidP="7F80E25D" wp14:paraId="5FE17C5A" wp14:textId="14E45A8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Verifiable credentials</w:t>
      </w:r>
    </w:p>
    <w:p xmlns:wp14="http://schemas.microsoft.com/office/word/2010/wordml" w:rsidP="7F80E25D" wp14:paraId="16A7BE8F" wp14:textId="1F8AC9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Self-sovereign identity models</w:t>
      </w:r>
    </w:p>
    <w:p xmlns:wp14="http://schemas.microsoft.com/office/word/2010/wordml" w:rsidP="7F80E25D" wp14:paraId="1C843B4C" wp14:textId="7BC0E520">
      <w:pPr>
        <w:pStyle w:val="Heading2"/>
        <w:spacing w:before="299" w:beforeAutospacing="off" w:after="299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D. Federated Single Sign-On (SSO) for Financial Ecosystems</w:t>
      </w:r>
    </w:p>
    <w:p xmlns:wp14="http://schemas.microsoft.com/office/word/2010/wordml" w:rsidP="7F80E25D" wp14:paraId="0A4E6392" wp14:textId="061501D7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Create a federated authentication layer allowing:</w:t>
      </w:r>
    </w:p>
    <w:p xmlns:wp14="http://schemas.microsoft.com/office/word/2010/wordml" w:rsidP="7F80E25D" wp14:paraId="3B0D27D0" wp14:textId="2F3CA96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One login across multiple financial institutions</w:t>
      </w:r>
    </w:p>
    <w:p xmlns:wp14="http://schemas.microsoft.com/office/word/2010/wordml" w:rsidP="7F80E25D" wp14:paraId="6B73BBB5" wp14:textId="1430C4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Interoperable identity federation</w:t>
      </w:r>
    </w:p>
    <w:p xmlns:wp14="http://schemas.microsoft.com/office/word/2010/wordml" w:rsidP="7F80E25D" wp14:paraId="5BBBEB90" wp14:textId="6A74C45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Token-based secure sessions (OAuth2 / OpenID Connect)</w:t>
      </w:r>
    </w:p>
    <w:p xmlns:wp14="http://schemas.microsoft.com/office/word/2010/wordml" w:rsidP="7F80E25D" wp14:paraId="0C5DBBFB" wp14:textId="4A8CD31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Consent management</w:t>
      </w:r>
    </w:p>
    <w:p xmlns:wp14="http://schemas.microsoft.com/office/word/2010/wordml" w:rsidP="7F80E25D" wp14:paraId="2A12607D" wp14:textId="654F67B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Revocation and session control</w:t>
      </w:r>
    </w:p>
    <w:p xmlns:wp14="http://schemas.microsoft.com/office/word/2010/wordml" w:rsidP="7F80E25D" wp14:paraId="09619209" wp14:textId="3FC72DCD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Bonus:</w:t>
      </w:r>
    </w:p>
    <w:p xmlns:wp14="http://schemas.microsoft.com/office/word/2010/wordml" w:rsidP="7F80E25D" wp14:paraId="0D16F887" wp14:textId="3FFA3E3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Passwordless authentication</w:t>
      </w:r>
    </w:p>
    <w:p xmlns:wp14="http://schemas.microsoft.com/office/word/2010/wordml" w:rsidP="7F80E25D" wp14:paraId="0A1DE04C" wp14:textId="3083DCB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Biometric-backed SSO</w:t>
      </w:r>
    </w:p>
    <w:p xmlns:wp14="http://schemas.microsoft.com/office/word/2010/wordml" w:rsidP="7F80E25D" wp14:paraId="59BFE349" wp14:textId="0FB15BD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Cross-border federation</w:t>
      </w:r>
    </w:p>
    <w:p xmlns:wp14="http://schemas.microsoft.com/office/word/2010/wordml" wp14:paraId="040D3043" wp14:textId="3A16F374"/>
    <w:p xmlns:wp14="http://schemas.microsoft.com/office/word/2010/wordml" w:rsidP="7F80E25D" wp14:paraId="66D9EA79" wp14:textId="5BD2A62E">
      <w:pPr>
        <w:pStyle w:val="Heading1"/>
        <w:spacing w:before="322" w:beforeAutospacing="off" w:after="322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E. Card-Based Digital Identity &amp; Transaction System</w:t>
      </w:r>
    </w:p>
    <w:p xmlns:wp14="http://schemas.microsoft.com/office/word/2010/wordml" w:rsidP="7F80E25D" wp14:paraId="4C9EEB32" wp14:textId="1308B293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This is a newly added core innovation track.</w:t>
      </w:r>
    </w:p>
    <w:p xmlns:wp14="http://schemas.microsoft.com/office/word/2010/wordml" w:rsidP="7F80E25D" wp14:paraId="60A79C04" wp14:textId="281C67AA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 a </w:t>
      </w:r>
      <w:r w:rsidRPr="7F80E25D" w:rsidR="5DF7D9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Card-Linked Identity Infrastructure</w:t>
      </w: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combines:</w:t>
      </w:r>
    </w:p>
    <w:p xmlns:wp14="http://schemas.microsoft.com/office/word/2010/wordml" w:rsidP="7F80E25D" wp14:paraId="4C76EFFA" wp14:textId="5C4F4DC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Verified digital identity</w:t>
      </w:r>
    </w:p>
    <w:p xmlns:wp14="http://schemas.microsoft.com/office/word/2010/wordml" w:rsidP="7F80E25D" wp14:paraId="3018218A" wp14:textId="589F8E9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Authentication credentials</w:t>
      </w:r>
    </w:p>
    <w:p xmlns:wp14="http://schemas.microsoft.com/office/word/2010/wordml" w:rsidP="7F80E25D" wp14:paraId="03C80701" wp14:textId="772B758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Transaction capability</w:t>
      </w:r>
    </w:p>
    <w:p xmlns:wp14="http://schemas.microsoft.com/office/word/2010/wordml" w:rsidP="7F80E25D" wp14:paraId="21B00985" wp14:textId="3BBF51DE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Your system may include:</w:t>
      </w:r>
    </w:p>
    <w:p xmlns:wp14="http://schemas.microsoft.com/office/word/2010/wordml" w:rsidP="7F80E25D" wp14:paraId="29539B9C" wp14:textId="6B7389A1">
      <w:pPr>
        <w:pStyle w:val="Heading3"/>
        <w:spacing w:before="281" w:beforeAutospacing="off" w:after="281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Identity Card Model</w:t>
      </w:r>
    </w:p>
    <w:p xmlns:wp14="http://schemas.microsoft.com/office/word/2010/wordml" w:rsidP="7F80E25D" wp14:paraId="5E25C339" wp14:textId="25C7B96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Smart card or virtual card</w:t>
      </w:r>
    </w:p>
    <w:p xmlns:wp14="http://schemas.microsoft.com/office/word/2010/wordml" w:rsidP="7F80E25D" wp14:paraId="1C65F9D5" wp14:textId="7BD1D92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Linked to verified digital identity</w:t>
      </w:r>
    </w:p>
    <w:p xmlns:wp14="http://schemas.microsoft.com/office/word/2010/wordml" w:rsidP="7F80E25D" wp14:paraId="27A81E12" wp14:textId="32695EA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Embedded secure token or cryptographic key</w:t>
      </w:r>
    </w:p>
    <w:p xmlns:wp14="http://schemas.microsoft.com/office/word/2010/wordml" w:rsidP="7F80E25D" wp14:paraId="5EC3D4D0" wp14:textId="6CC1683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Biometric-bound card (card usable only after biometric authentication)</w:t>
      </w:r>
    </w:p>
    <w:p xmlns:wp14="http://schemas.microsoft.com/office/word/2010/wordml" w:rsidP="7F80E25D" wp14:paraId="4F8FDA43" wp14:textId="16F93D04">
      <w:pPr>
        <w:pStyle w:val="Heading3"/>
        <w:spacing w:before="281" w:beforeAutospacing="off" w:after="281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Transaction Enablement</w:t>
      </w:r>
    </w:p>
    <w:p xmlns:wp14="http://schemas.microsoft.com/office/word/2010/wordml" w:rsidP="7F80E25D" wp14:paraId="0B944EC3" wp14:textId="5A52B141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Enable the card to:</w:t>
      </w:r>
    </w:p>
    <w:p xmlns:wp14="http://schemas.microsoft.com/office/word/2010/wordml" w:rsidP="7F80E25D" wp14:paraId="26479B53" wp14:textId="70C208A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Perform payments</w:t>
      </w:r>
    </w:p>
    <w:p xmlns:wp14="http://schemas.microsoft.com/office/word/2010/wordml" w:rsidP="7F80E25D" wp14:paraId="55077142" wp14:textId="016E673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Authorize financial transactions</w:t>
      </w:r>
    </w:p>
    <w:p xmlns:wp14="http://schemas.microsoft.com/office/word/2010/wordml" w:rsidP="7F80E25D" wp14:paraId="3B4EA8BD" wp14:textId="3CC01AC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Act as KYC credential during merchant onboarding</w:t>
      </w:r>
    </w:p>
    <w:p xmlns:wp14="http://schemas.microsoft.com/office/word/2010/wordml" w:rsidP="7F80E25D" wp14:paraId="51C38BF8" wp14:textId="5391826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Enable offline transaction capability (low-connectivity mode)</w:t>
      </w:r>
    </w:p>
    <w:p xmlns:wp14="http://schemas.microsoft.com/office/word/2010/wordml" w:rsidP="7F80E25D" wp14:paraId="423B11D6" wp14:textId="13DE6B25">
      <w:pPr>
        <w:pStyle w:val="Heading3"/>
        <w:spacing w:before="281" w:beforeAutospacing="off" w:after="281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Security Architecture</w:t>
      </w:r>
    </w:p>
    <w:p xmlns:wp14="http://schemas.microsoft.com/office/word/2010/wordml" w:rsidP="7F80E25D" wp14:paraId="773E46A1" wp14:textId="6B33DC7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Tokenization of card data</w:t>
      </w:r>
    </w:p>
    <w:p xmlns:wp14="http://schemas.microsoft.com/office/word/2010/wordml" w:rsidP="7F80E25D" wp14:paraId="6449847F" wp14:textId="1E1D1D6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Dynamic CVV or rotating credentials</w:t>
      </w:r>
    </w:p>
    <w:p xmlns:wp14="http://schemas.microsoft.com/office/word/2010/wordml" w:rsidP="7F80E25D" wp14:paraId="30AEA46E" wp14:textId="13C6530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Multi-factor authentication</w:t>
      </w:r>
    </w:p>
    <w:p xmlns:wp14="http://schemas.microsoft.com/office/word/2010/wordml" w:rsidP="7F80E25D" wp14:paraId="20D4946C" wp14:textId="28D76E7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Fraud detection integration</w:t>
      </w:r>
    </w:p>
    <w:p xmlns:wp14="http://schemas.microsoft.com/office/word/2010/wordml" w:rsidP="7F80E25D" wp14:paraId="2605727C" wp14:textId="0023683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Secure element or HSM-based key management</w:t>
      </w:r>
    </w:p>
    <w:p xmlns:wp14="http://schemas.microsoft.com/office/word/2010/wordml" w:rsidP="7F80E25D" wp14:paraId="29EA0DE4" wp14:textId="3AACA117">
      <w:pPr>
        <w:pStyle w:val="Heading3"/>
        <w:spacing w:before="281" w:beforeAutospacing="off" w:after="281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4️⃣ Innovative Extensions</w:t>
      </w:r>
    </w:p>
    <w:p xmlns:wp14="http://schemas.microsoft.com/office/word/2010/wordml" w:rsidP="7F80E25D" wp14:paraId="6FF40AE9" wp14:textId="52592C2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Identity-as-a-Card (card becomes portable KYC passport)</w:t>
      </w:r>
    </w:p>
    <w:p xmlns:wp14="http://schemas.microsoft.com/office/word/2010/wordml" w:rsidP="7F80E25D" wp14:paraId="526B0A6C" wp14:textId="4824DB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Card-linked digital wallet</w:t>
      </w:r>
    </w:p>
    <w:p xmlns:wp14="http://schemas.microsoft.com/office/word/2010/wordml" w:rsidP="7F80E25D" wp14:paraId="1F59291A" wp14:textId="6F008F0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Government ID + payment card convergence</w:t>
      </w:r>
    </w:p>
    <w:p xmlns:wp14="http://schemas.microsoft.com/office/word/2010/wordml" w:rsidP="7F80E25D" wp14:paraId="2745C499" wp14:textId="055A0F9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Cross-border usable identity-payment card</w:t>
      </w:r>
    </w:p>
    <w:p xmlns:wp14="http://schemas.microsoft.com/office/word/2010/wordml" w:rsidP="7F80E25D" wp14:paraId="70C2195D" wp14:textId="726A0778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Bonus:</w:t>
      </w:r>
    </w:p>
    <w:p xmlns:wp14="http://schemas.microsoft.com/office/word/2010/wordml" w:rsidP="7F80E25D" wp14:paraId="2421C042" wp14:textId="371113D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Biometric card (fingerprint-on-card simulation)</w:t>
      </w:r>
    </w:p>
    <w:p xmlns:wp14="http://schemas.microsoft.com/office/word/2010/wordml" w:rsidP="7F80E25D" wp14:paraId="75C30F51" wp14:textId="54ACEB4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Programmable card rules (risk-based spending limits)</w:t>
      </w:r>
    </w:p>
    <w:p xmlns:wp14="http://schemas.microsoft.com/office/word/2010/wordml" w:rsidP="7F80E25D" wp14:paraId="588B2FEE" wp14:textId="5380740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Financial inclusion-focused low-cost issuance model</w:t>
      </w:r>
    </w:p>
    <w:p xmlns:wp14="http://schemas.microsoft.com/office/word/2010/wordml" w:rsidP="7F80E25D" wp14:paraId="6BA8C560" wp14:textId="7E4CDC08">
      <w:pPr>
        <w:pStyle w:val="Heading1"/>
        <w:spacing w:before="322" w:beforeAutospacing="off" w:after="322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What Makes This Challenge Unique</w:t>
      </w:r>
    </w:p>
    <w:p xmlns:wp14="http://schemas.microsoft.com/office/word/2010/wordml" w:rsidP="7F80E25D" wp14:paraId="755395DE" wp14:textId="48386603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Participants are not building a consumer app.</w:t>
      </w:r>
    </w:p>
    <w:p xmlns:wp14="http://schemas.microsoft.com/office/word/2010/wordml" w:rsidP="7F80E25D" wp14:paraId="3E5D067A" wp14:textId="668BE1FF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They are building:</w:t>
      </w:r>
    </w:p>
    <w:p xmlns:wp14="http://schemas.microsoft.com/office/word/2010/wordml" w:rsidP="7F80E25D" wp14:paraId="0EF5914D" wp14:textId="6A20141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Financial infrastructure</w:t>
      </w:r>
    </w:p>
    <w:p xmlns:wp14="http://schemas.microsoft.com/office/word/2010/wordml" w:rsidP="7F80E25D" wp14:paraId="1E1D0212" wp14:textId="04C25D3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Identity rails</w:t>
      </w:r>
    </w:p>
    <w:p xmlns:wp14="http://schemas.microsoft.com/office/word/2010/wordml" w:rsidP="7F80E25D" wp14:paraId="2A12CF28" wp14:textId="7EBFAA6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Authentication layers</w:t>
      </w:r>
    </w:p>
    <w:p xmlns:wp14="http://schemas.microsoft.com/office/word/2010/wordml" w:rsidP="7F80E25D" wp14:paraId="7EA003D1" wp14:textId="1DBDCEF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Card-enabled transaction systems</w:t>
      </w:r>
    </w:p>
    <w:p xmlns:wp14="http://schemas.microsoft.com/office/word/2010/wordml" w:rsidP="7F80E25D" wp14:paraId="6C0B0F06" wp14:textId="7EB0035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Interoperable trust frameworks</w:t>
      </w:r>
    </w:p>
    <w:p xmlns:wp14="http://schemas.microsoft.com/office/word/2010/wordml" w:rsidP="7F80E25D" wp14:paraId="4DE84613" wp14:textId="60C0311D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Your system should be usable by:</w:t>
      </w:r>
    </w:p>
    <w:p xmlns:wp14="http://schemas.microsoft.com/office/word/2010/wordml" w:rsidP="7F80E25D" wp14:paraId="3720A9E7" wp14:textId="4E96FCA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Banks</w:t>
      </w:r>
    </w:p>
    <w:p xmlns:wp14="http://schemas.microsoft.com/office/word/2010/wordml" w:rsidP="7F80E25D" wp14:paraId="21BD9230" wp14:textId="49EB0A6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Digital lenders</w:t>
      </w:r>
    </w:p>
    <w:p xmlns:wp14="http://schemas.microsoft.com/office/word/2010/wordml" w:rsidP="7F80E25D" wp14:paraId="003EAE63" wp14:textId="48F928D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Microfinance institutions</w:t>
      </w:r>
    </w:p>
    <w:p xmlns:wp14="http://schemas.microsoft.com/office/word/2010/wordml" w:rsidP="7F80E25D" wp14:paraId="7C5610BD" wp14:textId="100CA70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Payment processors</w:t>
      </w:r>
    </w:p>
    <w:p xmlns:wp14="http://schemas.microsoft.com/office/word/2010/wordml" w:rsidP="7F80E25D" wp14:paraId="5847A44F" wp14:textId="630F894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Super apps</w:t>
      </w:r>
    </w:p>
    <w:p xmlns:wp14="http://schemas.microsoft.com/office/word/2010/wordml" w:rsidP="7F80E25D" wp14:paraId="364B361D" wp14:textId="2C6A7A7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Government-backed financial programs</w:t>
      </w:r>
    </w:p>
    <w:p xmlns:wp14="http://schemas.microsoft.com/office/word/2010/wordml" w:rsidP="7F80E25D" wp14:paraId="0464A456" wp14:textId="6DF04ACB">
      <w:pPr>
        <w:pStyle w:val="Heading1"/>
        <w:spacing w:before="322" w:beforeAutospacing="off" w:after="322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Technical Expectations</w:t>
      </w:r>
    </w:p>
    <w:p xmlns:wp14="http://schemas.microsoft.com/office/word/2010/wordml" w:rsidP="7F80E25D" wp14:paraId="11D56994" wp14:textId="25490947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Your prototype should demonstrate:</w:t>
      </w:r>
    </w:p>
    <w:p xmlns:wp14="http://schemas.microsoft.com/office/word/2010/wordml" w:rsidP="7F80E25D" wp14:paraId="79369BD6" wp14:textId="0D4D7E9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API-first architecture</w:t>
      </w:r>
    </w:p>
    <w:p xmlns:wp14="http://schemas.microsoft.com/office/word/2010/wordml" w:rsidP="7F80E25D" wp14:paraId="55D3C397" wp14:textId="0D26C50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Secure authentication standards</w:t>
      </w:r>
    </w:p>
    <w:p xmlns:wp14="http://schemas.microsoft.com/office/word/2010/wordml" w:rsidP="7F80E25D" wp14:paraId="572B8DB1" wp14:textId="30ACA29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Microservices design</w:t>
      </w:r>
    </w:p>
    <w:p xmlns:wp14="http://schemas.microsoft.com/office/word/2010/wordml" w:rsidP="7F80E25D" wp14:paraId="60FE498C" wp14:textId="7BCAEEE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AI model metrics (accuracy, bias, precision/recall)</w:t>
      </w:r>
    </w:p>
    <w:p xmlns:wp14="http://schemas.microsoft.com/office/word/2010/wordml" w:rsidP="7F80E25D" wp14:paraId="1AB4760A" wp14:textId="6BB7940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Card transaction simulation environment</w:t>
      </w:r>
    </w:p>
    <w:p xmlns:wp14="http://schemas.microsoft.com/office/word/2010/wordml" w:rsidP="7F80E25D" wp14:paraId="73B237AD" wp14:textId="7F0E030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Secure key and token management</w:t>
      </w:r>
    </w:p>
    <w:p xmlns:wp14="http://schemas.microsoft.com/office/word/2010/wordml" w:rsidP="7F80E25D" wp14:paraId="6A6657EA" wp14:textId="1A98E2E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Scalability and high availability considerations</w:t>
      </w:r>
    </w:p>
    <w:p xmlns:wp14="http://schemas.microsoft.com/office/word/2010/wordml" w:rsidP="7F80E25D" wp14:paraId="693BB05E" wp14:textId="3A06B36F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Preferred (not mandatory):</w:t>
      </w:r>
    </w:p>
    <w:p xmlns:wp14="http://schemas.microsoft.com/office/word/2010/wordml" w:rsidP="7F80E25D" wp14:paraId="76145F03" wp14:textId="4F3370A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Python / Node.js / Go</w:t>
      </w:r>
    </w:p>
    <w:p xmlns:wp14="http://schemas.microsoft.com/office/word/2010/wordml" w:rsidP="7F80E25D" wp14:paraId="180CD5CA" wp14:textId="54290D0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TensorFlow / PyTorch</w:t>
      </w:r>
    </w:p>
    <w:p xmlns:wp14="http://schemas.microsoft.com/office/word/2010/wordml" w:rsidP="7F80E25D" wp14:paraId="0DF702B6" wp14:textId="713B4C3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Docker / Kubernetes</w:t>
      </w:r>
    </w:p>
    <w:p xmlns:wp14="http://schemas.microsoft.com/office/word/2010/wordml" w:rsidP="7F80E25D" wp14:paraId="32FA0F88" wp14:textId="0F0139E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REST / GraphQL APIs</w:t>
      </w:r>
    </w:p>
    <w:p xmlns:wp14="http://schemas.microsoft.com/office/word/2010/wordml" w:rsidP="7F80E25D" wp14:paraId="4EC603C1" wp14:textId="6D11D02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Cryptographic libraries</w:t>
      </w:r>
    </w:p>
    <w:p xmlns:wp14="http://schemas.microsoft.com/office/word/2010/wordml" w:rsidP="7F80E25D" wp14:paraId="16E573AE" wp14:textId="730F58F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Tokenization frameworks</w:t>
      </w:r>
    </w:p>
    <w:p xmlns:wp14="http://schemas.microsoft.com/office/word/2010/wordml" w:rsidP="7F80E25D" wp14:paraId="01A7DE33" wp14:textId="2D1A4C24">
      <w:pPr>
        <w:pStyle w:val="Heading1"/>
        <w:spacing w:before="322" w:beforeAutospacing="off" w:after="322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Deliverables</w:t>
      </w:r>
    </w:p>
    <w:p xmlns:wp14="http://schemas.microsoft.com/office/word/2010/wordml" w:rsidP="7F80E25D" wp14:paraId="0E9A8E0B" wp14:textId="3A107638">
      <w:pPr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Each team must submit:</w:t>
      </w:r>
    </w:p>
    <w:p xmlns:wp14="http://schemas.microsoft.com/office/word/2010/wordml" w:rsidP="7F80E25D" wp14:paraId="5329D814" wp14:textId="410E83F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System architecture diagram</w:t>
      </w:r>
    </w:p>
    <w:p xmlns:wp14="http://schemas.microsoft.com/office/word/2010/wordml" w:rsidP="7F80E25D" wp14:paraId="36A7CEC4" wp14:textId="58B5344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Functional prototype or simulation</w:t>
      </w:r>
    </w:p>
    <w:p xmlns:wp14="http://schemas.microsoft.com/office/word/2010/wordml" w:rsidP="7F80E25D" wp14:paraId="37AB88D6" wp14:textId="2181A8E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Identity &amp; authentication model documentation</w:t>
      </w:r>
    </w:p>
    <w:p xmlns:wp14="http://schemas.microsoft.com/office/word/2010/wordml" w:rsidP="7F80E25D" wp14:paraId="634D0BED" wp14:textId="31CFC57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Card transaction flow design</w:t>
      </w:r>
    </w:p>
    <w:p xmlns:wp14="http://schemas.microsoft.com/office/word/2010/wordml" w:rsidP="7F80E25D" wp14:paraId="266D37F5" wp14:textId="579AF16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AI model documentation</w:t>
      </w:r>
    </w:p>
    <w:p xmlns:wp14="http://schemas.microsoft.com/office/word/2010/wordml" w:rsidP="7F80E25D" wp14:paraId="78BEE8B6" wp14:textId="368B2DC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Security &amp; compliance framework</w:t>
      </w:r>
    </w:p>
    <w:p xmlns:wp14="http://schemas.microsoft.com/office/word/2010/wordml" w:rsidP="7F80E25D" wp14:paraId="0FD83AB2" wp14:textId="62E82B7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Business and deployment model</w:t>
      </w:r>
    </w:p>
    <w:p xmlns:wp14="http://schemas.microsoft.com/office/word/2010/wordml" w:rsidP="7F80E25D" wp14:paraId="6125B7C3" wp14:textId="047DD3B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5-minute demo video</w:t>
      </w:r>
    </w:p>
    <w:p xmlns:wp14="http://schemas.microsoft.com/office/word/2010/wordml" w:rsidP="7F80E25D" wp14:paraId="33DE4DF4" wp14:textId="2B4391B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ADBEE" w:rsidR="144D4FDD">
        <w:rPr>
          <w:rFonts w:ascii="Aptos" w:hAnsi="Aptos" w:eastAsia="Aptos" w:cs="Aptos"/>
          <w:noProof w:val="0"/>
          <w:sz w:val="24"/>
          <w:szCs w:val="24"/>
          <w:lang w:val="en-US"/>
        </w:rPr>
        <w:t>Public repository</w:t>
      </w:r>
      <w:ins w:author="Tadios Tarekegn" w:date="2026-03-06T12:46:01.405Z" w16du:dateUtc="2026-03-06T12:46:01.405Z" w:id="1030043208">
        <w:r w:rsidRPr="230ADBEE" w:rsidR="2066347F">
          <w:rPr>
            <w:rFonts w:ascii="Aptos" w:hAnsi="Aptos" w:eastAsia="Aptos" w:cs="Aptos"/>
            <w:noProof w:val="0"/>
            <w:sz w:val="24"/>
            <w:szCs w:val="24"/>
            <w:lang w:val="en-US"/>
          </w:rPr>
          <w:t>e</w:t>
        </w:r>
      </w:ins>
    </w:p>
    <w:p xmlns:wp14="http://schemas.microsoft.com/office/word/2010/wordml" w:rsidP="7F80E25D" wp14:paraId="0E534B7C" wp14:textId="02A78B33">
      <w:pPr>
        <w:pStyle w:val="Heading1"/>
        <w:spacing w:before="322" w:beforeAutospacing="off" w:after="322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Evaluation Criteria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6510"/>
        <w:gridCol w:w="1070"/>
      </w:tblGrid>
      <w:tr w:rsidR="7F80E25D" w:rsidTr="7F80E25D" w14:paraId="39438CD3">
        <w:trPr>
          <w:trHeight w:val="300"/>
        </w:trPr>
        <w:tc>
          <w:tcPr>
            <w:tcW w:w="6510" w:type="dxa"/>
            <w:tcMar/>
          </w:tcPr>
          <w:p w:rsidR="7F80E25D" w:rsidP="7F80E25D" w:rsidRDefault="7F80E25D" w14:paraId="6C7425C2" w14:textId="7A9D8CE0">
            <w:pPr>
              <w:spacing w:before="0" w:beforeAutospacing="off" w:after="0" w:afterAutospacing="off"/>
              <w:jc w:val="center"/>
            </w:pPr>
            <w:r w:rsidRPr="7F80E25D" w:rsidR="7F80E25D">
              <w:rPr>
                <w:b w:val="1"/>
                <w:bCs w:val="1"/>
              </w:rPr>
              <w:t>Criteria</w:t>
            </w:r>
          </w:p>
        </w:tc>
        <w:tc>
          <w:tcPr>
            <w:tcW w:w="1070" w:type="dxa"/>
            <w:tcMar/>
          </w:tcPr>
          <w:p w:rsidR="7F80E25D" w:rsidP="7F80E25D" w:rsidRDefault="7F80E25D" w14:paraId="7012802D" w14:textId="40397227">
            <w:pPr>
              <w:spacing w:before="0" w:beforeAutospacing="off" w:after="0" w:afterAutospacing="off"/>
              <w:jc w:val="center"/>
            </w:pPr>
            <w:r w:rsidRPr="7F80E25D" w:rsidR="7F80E25D">
              <w:rPr>
                <w:b w:val="1"/>
                <w:bCs w:val="1"/>
              </w:rPr>
              <w:t>Weight</w:t>
            </w:r>
          </w:p>
        </w:tc>
      </w:tr>
      <w:tr w:rsidR="7F80E25D" w:rsidTr="7F80E25D" w14:paraId="219A12CE">
        <w:trPr>
          <w:trHeight w:val="315"/>
        </w:trPr>
        <w:tc>
          <w:tcPr>
            <w:tcW w:w="6510" w:type="dxa"/>
            <w:tcMar/>
          </w:tcPr>
          <w:p w:rsidR="7F80E25D" w:rsidP="7F80E25D" w:rsidRDefault="7F80E25D" w14:paraId="2FA19347" w14:textId="20551471">
            <w:pPr>
              <w:spacing w:before="0" w:beforeAutospacing="off" w:after="0" w:afterAutospacing="off"/>
            </w:pPr>
            <w:r w:rsidR="7F80E25D">
              <w:rPr/>
              <w:t>Infrastructure Innovation</w:t>
            </w:r>
          </w:p>
        </w:tc>
        <w:tc>
          <w:tcPr>
            <w:tcW w:w="1070" w:type="dxa"/>
            <w:tcMar/>
          </w:tcPr>
          <w:p w:rsidR="7F80E25D" w:rsidP="7F80E25D" w:rsidRDefault="7F80E25D" w14:paraId="39A63C7C" w14:textId="7FAED634">
            <w:pPr>
              <w:spacing w:before="0" w:beforeAutospacing="off" w:after="0" w:afterAutospacing="off"/>
            </w:pPr>
            <w:r w:rsidR="7F80E25D">
              <w:rPr/>
              <w:t>20%</w:t>
            </w:r>
          </w:p>
        </w:tc>
      </w:tr>
      <w:tr w:rsidR="7F80E25D" w:rsidTr="7F80E25D" w14:paraId="1232E32C">
        <w:trPr>
          <w:trHeight w:val="300"/>
        </w:trPr>
        <w:tc>
          <w:tcPr>
            <w:tcW w:w="6510" w:type="dxa"/>
            <w:tcMar/>
          </w:tcPr>
          <w:p w:rsidR="7F80E25D" w:rsidP="7F80E25D" w:rsidRDefault="7F80E25D" w14:paraId="6EC50857" w14:textId="702F08E9">
            <w:pPr>
              <w:spacing w:before="0" w:beforeAutospacing="off" w:after="0" w:afterAutospacing="off"/>
            </w:pPr>
            <w:r w:rsidR="7F80E25D">
              <w:rPr/>
              <w:t>Identity &amp; SSO Architecture</w:t>
            </w:r>
          </w:p>
        </w:tc>
        <w:tc>
          <w:tcPr>
            <w:tcW w:w="1070" w:type="dxa"/>
            <w:tcMar/>
          </w:tcPr>
          <w:p w:rsidR="7F80E25D" w:rsidP="7F80E25D" w:rsidRDefault="7F80E25D" w14:paraId="0B2B1D30" w14:textId="56B979F0">
            <w:pPr>
              <w:spacing w:before="0" w:beforeAutospacing="off" w:after="0" w:afterAutospacing="off"/>
            </w:pPr>
            <w:r w:rsidR="7F80E25D">
              <w:rPr/>
              <w:t>15%</w:t>
            </w:r>
          </w:p>
        </w:tc>
      </w:tr>
      <w:tr w:rsidR="7F80E25D" w:rsidTr="7F80E25D" w14:paraId="2A40314E">
        <w:trPr>
          <w:trHeight w:val="300"/>
        </w:trPr>
        <w:tc>
          <w:tcPr>
            <w:tcW w:w="6510" w:type="dxa"/>
            <w:tcMar/>
          </w:tcPr>
          <w:p w:rsidR="7F80E25D" w:rsidP="7F80E25D" w:rsidRDefault="7F80E25D" w14:paraId="267E2363" w14:textId="4F683029">
            <w:pPr>
              <w:spacing w:before="0" w:beforeAutospacing="off" w:after="0" w:afterAutospacing="off"/>
            </w:pPr>
            <w:r w:rsidR="7F80E25D">
              <w:rPr/>
              <w:t>Card Identity &amp; Transaction Design</w:t>
            </w:r>
          </w:p>
        </w:tc>
        <w:tc>
          <w:tcPr>
            <w:tcW w:w="1070" w:type="dxa"/>
            <w:tcMar/>
          </w:tcPr>
          <w:p w:rsidR="7F80E25D" w:rsidP="7F80E25D" w:rsidRDefault="7F80E25D" w14:paraId="6919446B" w14:textId="75D20D2D">
            <w:pPr>
              <w:spacing w:before="0" w:beforeAutospacing="off" w:after="0" w:afterAutospacing="off"/>
            </w:pPr>
            <w:r w:rsidR="7F80E25D">
              <w:rPr/>
              <w:t>20%</w:t>
            </w:r>
          </w:p>
        </w:tc>
      </w:tr>
      <w:tr w:rsidR="7F80E25D" w:rsidTr="7F80E25D" w14:paraId="60DE96CF">
        <w:trPr>
          <w:trHeight w:val="300"/>
        </w:trPr>
        <w:tc>
          <w:tcPr>
            <w:tcW w:w="6510" w:type="dxa"/>
            <w:tcMar/>
          </w:tcPr>
          <w:p w:rsidR="7F80E25D" w:rsidP="7F80E25D" w:rsidRDefault="7F80E25D" w14:paraId="71E19B43" w14:textId="259A7099">
            <w:pPr>
              <w:spacing w:before="0" w:beforeAutospacing="off" w:after="0" w:afterAutospacing="off"/>
            </w:pPr>
            <w:r w:rsidR="7F80E25D">
              <w:rPr/>
              <w:t>AI &amp; Biometric Robustness</w:t>
            </w:r>
          </w:p>
        </w:tc>
        <w:tc>
          <w:tcPr>
            <w:tcW w:w="1070" w:type="dxa"/>
            <w:tcMar/>
          </w:tcPr>
          <w:p w:rsidR="7F80E25D" w:rsidP="7F80E25D" w:rsidRDefault="7F80E25D" w14:paraId="6AE16303" w14:textId="58513C81">
            <w:pPr>
              <w:spacing w:before="0" w:beforeAutospacing="off" w:after="0" w:afterAutospacing="off"/>
            </w:pPr>
            <w:r w:rsidR="7F80E25D">
              <w:rPr/>
              <w:t>15%</w:t>
            </w:r>
          </w:p>
        </w:tc>
      </w:tr>
      <w:tr w:rsidR="7F80E25D" w:rsidTr="7F80E25D" w14:paraId="2B2C3E15">
        <w:trPr>
          <w:trHeight w:val="300"/>
        </w:trPr>
        <w:tc>
          <w:tcPr>
            <w:tcW w:w="6510" w:type="dxa"/>
            <w:tcMar/>
          </w:tcPr>
          <w:p w:rsidR="7F80E25D" w:rsidP="7F80E25D" w:rsidRDefault="7F80E25D" w14:paraId="35ABC0A1" w14:textId="5556C013">
            <w:pPr>
              <w:spacing w:before="0" w:beforeAutospacing="off" w:after="0" w:afterAutospacing="off"/>
            </w:pPr>
            <w:r w:rsidR="7F80E25D">
              <w:rPr/>
              <w:t>Security &amp; Privacy</w:t>
            </w:r>
          </w:p>
        </w:tc>
        <w:tc>
          <w:tcPr>
            <w:tcW w:w="1070" w:type="dxa"/>
            <w:tcMar/>
          </w:tcPr>
          <w:p w:rsidR="7F80E25D" w:rsidP="7F80E25D" w:rsidRDefault="7F80E25D" w14:paraId="1B1D1A11" w14:textId="77E75FE8">
            <w:pPr>
              <w:spacing w:before="0" w:beforeAutospacing="off" w:after="0" w:afterAutospacing="off"/>
            </w:pPr>
            <w:r w:rsidR="7F80E25D">
              <w:rPr/>
              <w:t>15%</w:t>
            </w:r>
          </w:p>
        </w:tc>
      </w:tr>
      <w:tr w:rsidR="7F80E25D" w:rsidTr="7F80E25D" w14:paraId="186EF4A4">
        <w:trPr>
          <w:trHeight w:val="300"/>
        </w:trPr>
        <w:tc>
          <w:tcPr>
            <w:tcW w:w="6510" w:type="dxa"/>
            <w:tcMar/>
          </w:tcPr>
          <w:p w:rsidR="7F80E25D" w:rsidP="7F80E25D" w:rsidRDefault="7F80E25D" w14:paraId="44F77B1C" w14:textId="500C674B">
            <w:pPr>
              <w:spacing w:before="0" w:beforeAutospacing="off" w:after="0" w:afterAutospacing="off"/>
            </w:pPr>
            <w:r w:rsidR="7F80E25D">
              <w:rPr/>
              <w:t>Financial Ecosystem Relevance</w:t>
            </w:r>
          </w:p>
        </w:tc>
        <w:tc>
          <w:tcPr>
            <w:tcW w:w="1070" w:type="dxa"/>
            <w:tcMar/>
          </w:tcPr>
          <w:p w:rsidR="7F80E25D" w:rsidP="7F80E25D" w:rsidRDefault="7F80E25D" w14:paraId="614D9832" w14:textId="5CFBC9C6">
            <w:pPr>
              <w:spacing w:before="0" w:beforeAutospacing="off" w:after="0" w:afterAutospacing="off"/>
            </w:pPr>
            <w:r w:rsidR="7F80E25D">
              <w:rPr/>
              <w:t>10%</w:t>
            </w:r>
          </w:p>
        </w:tc>
      </w:tr>
      <w:tr w:rsidR="7F80E25D" w:rsidTr="7F80E25D" w14:paraId="6813BF14">
        <w:trPr>
          <w:trHeight w:val="300"/>
        </w:trPr>
        <w:tc>
          <w:tcPr>
            <w:tcW w:w="6510" w:type="dxa"/>
            <w:tcMar/>
          </w:tcPr>
          <w:p w:rsidR="7F80E25D" w:rsidP="7F80E25D" w:rsidRDefault="7F80E25D" w14:paraId="69B33415" w14:textId="57C34912">
            <w:pPr>
              <w:spacing w:before="0" w:beforeAutospacing="off" w:after="0" w:afterAutospacing="off"/>
            </w:pPr>
            <w:r w:rsidR="7F80E25D">
              <w:rPr/>
              <w:t>Scalability &amp; UX</w:t>
            </w:r>
          </w:p>
        </w:tc>
        <w:tc>
          <w:tcPr>
            <w:tcW w:w="1070" w:type="dxa"/>
            <w:tcMar/>
          </w:tcPr>
          <w:p w:rsidR="7F80E25D" w:rsidP="7F80E25D" w:rsidRDefault="7F80E25D" w14:paraId="4EE8F398" w14:textId="3AA60912">
            <w:pPr>
              <w:spacing w:before="0" w:beforeAutospacing="off" w:after="0" w:afterAutospacing="off"/>
            </w:pPr>
            <w:r w:rsidR="7F80E25D">
              <w:rPr/>
              <w:t>5%</w:t>
            </w:r>
          </w:p>
        </w:tc>
      </w:tr>
    </w:tbl>
    <w:p xmlns:wp14="http://schemas.microsoft.com/office/word/2010/wordml" w:rsidP="7F80E25D" wp14:paraId="3A7459AD" wp14:textId="27B761FD">
      <w:pPr>
        <w:bidi w:val="0"/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Bonus for:</w:t>
      </w:r>
    </w:p>
    <w:p xmlns:wp14="http://schemas.microsoft.com/office/word/2010/wordml" w:rsidP="7F80E25D" wp14:paraId="558E86B3" wp14:textId="1D927B6C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Cross-border readiness</w:t>
      </w:r>
    </w:p>
    <w:p xmlns:wp14="http://schemas.microsoft.com/office/word/2010/wordml" w:rsidP="7F80E25D" wp14:paraId="301F5325" wp14:textId="5DE970E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Inclusion-focused design</w:t>
      </w:r>
    </w:p>
    <w:p xmlns:wp14="http://schemas.microsoft.com/office/word/2010/wordml" w:rsidP="7F80E25D" wp14:paraId="430CB4AC" wp14:textId="23F071CA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Low-bandwidth optimization</w:t>
      </w:r>
    </w:p>
    <w:p xmlns:wp14="http://schemas.microsoft.com/office/word/2010/wordml" w:rsidP="7F80E25D" wp14:paraId="4F1EAD10" wp14:textId="72658C5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Real-world deployability</w:t>
      </w:r>
    </w:p>
    <w:p xmlns:wp14="http://schemas.microsoft.com/office/word/2010/wordml" wp14:paraId="10906447" wp14:textId="5EE52F80"/>
    <w:p xmlns:wp14="http://schemas.microsoft.com/office/word/2010/wordml" w:rsidP="7F80E25D" wp14:paraId="3A3523D3" wp14:textId="17189823">
      <w:pPr>
        <w:pStyle w:val="Heading1"/>
        <w:bidi w:val="0"/>
        <w:spacing w:before="322" w:beforeAutospacing="off" w:after="322" w:afterAutospacing="off"/>
      </w:pPr>
      <w:r w:rsidRPr="7F80E25D" w:rsidR="5DF7D9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Intended Impact</w:t>
      </w:r>
    </w:p>
    <w:p xmlns:wp14="http://schemas.microsoft.com/office/word/2010/wordml" w:rsidP="7F80E25D" wp14:paraId="0D478091" wp14:textId="04E49C82">
      <w:pPr>
        <w:bidi w:val="0"/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The goal of this hackathon is to accelerate:</w:t>
      </w:r>
    </w:p>
    <w:p xmlns:wp14="http://schemas.microsoft.com/office/word/2010/wordml" w:rsidP="7F80E25D" wp14:paraId="337BA63A" wp14:textId="7AC6811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Trusted digital identity adoption</w:t>
      </w:r>
    </w:p>
    <w:p xmlns:wp14="http://schemas.microsoft.com/office/word/2010/wordml" w:rsidP="7F80E25D" wp14:paraId="1EC637A4" wp14:textId="5DB1334A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Portable eKYC across institutions</w:t>
      </w:r>
    </w:p>
    <w:p xmlns:wp14="http://schemas.microsoft.com/office/word/2010/wordml" w:rsidP="7F80E25D" wp14:paraId="669F07B5" wp14:textId="0218BEBF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Secure federated authentication</w:t>
      </w:r>
    </w:p>
    <w:p xmlns:wp14="http://schemas.microsoft.com/office/word/2010/wordml" w:rsidP="7F80E25D" wp14:paraId="362A3D7D" wp14:textId="6FEBCC8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Fraud-resistant transaction systems</w:t>
      </w:r>
    </w:p>
    <w:p xmlns:wp14="http://schemas.microsoft.com/office/word/2010/wordml" w:rsidP="7F80E25D" wp14:paraId="2CE12AB7" wp14:textId="5959F920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Card-linked identity innovation</w:t>
      </w:r>
    </w:p>
    <w:p xmlns:wp14="http://schemas.microsoft.com/office/word/2010/wordml" w:rsidP="7F80E25D" wp14:paraId="37B93DFB" wp14:textId="7162F557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Financial inclusion at scale</w:t>
      </w:r>
    </w:p>
    <w:p xmlns:wp14="http://schemas.microsoft.com/office/word/2010/wordml" w:rsidP="7F80E25D" wp14:paraId="7A1A74F9" wp14:textId="3939E056">
      <w:pPr>
        <w:bidi w:val="0"/>
        <w:spacing w:before="240" w:beforeAutospacing="off" w:after="240" w:afterAutospacing="off"/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Winning solutions may be considered for:</w:t>
      </w:r>
    </w:p>
    <w:p xmlns:wp14="http://schemas.microsoft.com/office/word/2010/wordml" w:rsidP="7F80E25D" wp14:paraId="3E30BF91" wp14:textId="201C2EC5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Pilot deployment</w:t>
      </w:r>
    </w:p>
    <w:p xmlns:wp14="http://schemas.microsoft.com/office/word/2010/wordml" w:rsidP="7F80E25D" wp14:paraId="551864ED" wp14:textId="16E1179B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Strategic partnerships</w:t>
      </w:r>
      <w:r w:rsidRPr="7F80E25D" w:rsidR="67493F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hire</w:t>
      </w:r>
    </w:p>
    <w:p xmlns:wp14="http://schemas.microsoft.com/office/word/2010/wordml" w:rsidP="7F80E25D" wp14:paraId="280C30B3" wp14:textId="24662149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E25D" w:rsidR="5DF7D9C0">
        <w:rPr>
          <w:rFonts w:ascii="Aptos" w:hAnsi="Aptos" w:eastAsia="Aptos" w:cs="Aptos"/>
          <w:noProof w:val="0"/>
          <w:sz w:val="24"/>
          <w:szCs w:val="24"/>
          <w:lang w:val="en-US"/>
        </w:rPr>
        <w:t>Integration into real-world financial ecosystems</w:t>
      </w:r>
    </w:p>
    <w:p xmlns:wp14="http://schemas.microsoft.com/office/word/2010/wordml" wp14:paraId="2C078E63" wp14:textId="65A465F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157a9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bf9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023c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8addf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1b5f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362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4fb0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6a2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d92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c3f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46e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023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ded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55f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ffa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30f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7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e1f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9f6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92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5ff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db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5a15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D7A019"/>
    <w:rsid w:val="13BA012C"/>
    <w:rsid w:val="144D4FDD"/>
    <w:rsid w:val="2066347F"/>
    <w:rsid w:val="230ADBEE"/>
    <w:rsid w:val="249AFCED"/>
    <w:rsid w:val="27D7A019"/>
    <w:rsid w:val="3F5F5D85"/>
    <w:rsid w:val="451C6768"/>
    <w:rsid w:val="544AD278"/>
    <w:rsid w:val="5DF7D9C0"/>
    <w:rsid w:val="6597CF5F"/>
    <w:rsid w:val="67493F65"/>
    <w:rsid w:val="7CC2D6C9"/>
    <w:rsid w:val="7F80E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A019"/>
  <w15:chartTrackingRefBased/>
  <w15:docId w15:val="{0F3E766E-7A9C-4A7A-BD72-E4618DAC76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80E25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80E25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80E25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F80E25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3adcb82e3d46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2026-02-27T07:13:33.5098529Z</dcterms:created>
  <dcterms:modified xsi:type="dcterms:W3CDTF">2026-03-06T12:46:44.9146257Z</dcterms:modified>
  <dc:creator>Dr. Natnael  Argaw</dc:creator>
  <lastModifiedBy>Tadios Tarekegn</lastModifiedBy>
</coreProperties>
</file>